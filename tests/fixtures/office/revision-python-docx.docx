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Unchanged context. </w:t>
      </w:r>
      <w:ins w:id="1">
        <w:r>
          <w:t>UNRESOLVED_REVISION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